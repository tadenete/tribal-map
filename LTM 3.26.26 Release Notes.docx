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B869" w14:textId="77777777" w:rsidR="00865053" w:rsidRPr="00865053" w:rsidRDefault="00865053" w:rsidP="00865053">
      <w:pPr>
        <w:spacing w:after="0" w:line="780" w:lineRule="atLeast"/>
        <w:outlineLvl w:val="0"/>
        <w:rPr>
          <w:rFonts w:ascii="Arial" w:eastAsia="Times New Roman" w:hAnsi="Arial" w:cs="Arial"/>
          <w:b/>
          <w:bCs/>
          <w:color w:val="0052EB"/>
          <w:kern w:val="36"/>
          <w:sz w:val="66"/>
          <w:szCs w:val="66"/>
          <w14:ligatures w14:val="none"/>
        </w:rPr>
      </w:pPr>
      <w:r w:rsidRPr="00865053">
        <w:rPr>
          <w:rFonts w:ascii="Arial" w:eastAsia="Times New Roman" w:hAnsi="Arial" w:cs="Arial"/>
          <w:b/>
          <w:bCs/>
          <w:color w:val="0052EB"/>
          <w:kern w:val="36"/>
          <w:sz w:val="66"/>
          <w:szCs w:val="66"/>
          <w14:ligatures w14:val="none"/>
        </w:rPr>
        <w:t>Tribal Lands Verification Tool Release Notes</w:t>
      </w:r>
    </w:p>
    <w:p w14:paraId="24C2672B" w14:textId="6D8D1681" w:rsidR="00865053" w:rsidRPr="00865053" w:rsidRDefault="00865053" w:rsidP="00865053">
      <w:pPr>
        <w:spacing w:before="240" w:after="0" w:line="420" w:lineRule="atLeast"/>
        <w:rPr>
          <w:rFonts w:ascii="Arial" w:eastAsia="Times New Roman" w:hAnsi="Arial" w:cs="Arial"/>
          <w:color w:val="262626"/>
          <w:kern w:val="0"/>
          <w:sz w:val="27"/>
          <w:szCs w:val="27"/>
          <w14:ligatures w14:val="none"/>
        </w:rPr>
      </w:pPr>
      <w:r w:rsidRPr="00865053">
        <w:rPr>
          <w:rFonts w:ascii="Arial" w:eastAsia="Times New Roman" w:hAnsi="Arial" w:cs="Arial"/>
          <w:color w:val="262626"/>
          <w:kern w:val="0"/>
          <w:sz w:val="27"/>
          <w:szCs w:val="27"/>
          <w14:ligatures w14:val="none"/>
        </w:rPr>
        <w:t>The Lifeline Tribal Land</w:t>
      </w:r>
      <w:ins w:id="0" w:author="Kevin.Risser" w:date="2026-03-23T15:34:00Z" w16du:dateUtc="2026-03-23T19:34:00Z">
        <w:r w:rsidR="002A1AF2">
          <w:rPr>
            <w:rFonts w:ascii="Arial" w:eastAsia="Times New Roman" w:hAnsi="Arial" w:cs="Arial"/>
            <w:color w:val="262626"/>
            <w:kern w:val="0"/>
            <w:sz w:val="27"/>
            <w:szCs w:val="27"/>
            <w14:ligatures w14:val="none"/>
          </w:rPr>
          <w:t>s</w:t>
        </w:r>
      </w:ins>
      <w:r w:rsidRPr="00865053">
        <w:rPr>
          <w:rFonts w:ascii="Arial" w:eastAsia="Times New Roman" w:hAnsi="Arial" w:cs="Arial"/>
          <w:color w:val="262626"/>
          <w:kern w:val="0"/>
          <w:sz w:val="27"/>
          <w:szCs w:val="27"/>
          <w14:ligatures w14:val="none"/>
        </w:rPr>
        <w:t xml:space="preserve"> Verification Tool allows consumers to determine if their address is on qualifying Tribal lands. This tool is for informational purposes only and will return results based on the information provided by the user.</w:t>
      </w:r>
    </w:p>
    <w:p w14:paraId="50FC99FD" w14:textId="77777777" w:rsidR="00865053" w:rsidRPr="00865053" w:rsidRDefault="00865053" w:rsidP="00865053">
      <w:pPr>
        <w:spacing w:before="480" w:after="0" w:line="570" w:lineRule="atLeast"/>
        <w:outlineLvl w:val="1"/>
        <w:rPr>
          <w:rFonts w:ascii="Arial" w:eastAsia="Times New Roman" w:hAnsi="Arial" w:cs="Arial"/>
          <w:b/>
          <w:bCs/>
          <w:color w:val="262626"/>
          <w:kern w:val="0"/>
          <w:sz w:val="48"/>
          <w:szCs w:val="48"/>
          <w14:ligatures w14:val="none"/>
        </w:rPr>
      </w:pPr>
      <w:r w:rsidRPr="00865053">
        <w:rPr>
          <w:rFonts w:ascii="Arial" w:eastAsia="Times New Roman" w:hAnsi="Arial" w:cs="Arial"/>
          <w:b/>
          <w:bCs/>
          <w:color w:val="262626"/>
          <w:kern w:val="0"/>
          <w:sz w:val="48"/>
          <w:szCs w:val="48"/>
          <w14:ligatures w14:val="none"/>
        </w:rPr>
        <w:t>Tribal Lands Verification Tool 1.0.0 Release Notes</w:t>
      </w:r>
    </w:p>
    <w:p w14:paraId="05AC4FB0" w14:textId="2C816B40" w:rsidR="00865053" w:rsidRPr="00865053" w:rsidRDefault="00865053" w:rsidP="00865053">
      <w:pPr>
        <w:spacing w:after="0" w:line="420" w:lineRule="atLeast"/>
        <w:rPr>
          <w:rFonts w:ascii="Arial" w:eastAsia="Times New Roman" w:hAnsi="Arial" w:cs="Arial"/>
          <w:color w:val="262626"/>
          <w:kern w:val="0"/>
          <w:sz w:val="27"/>
          <w:szCs w:val="27"/>
          <w14:ligatures w14:val="none"/>
        </w:rPr>
      </w:pPr>
      <w:r w:rsidRPr="00865053">
        <w:rPr>
          <w:rFonts w:ascii="Arial" w:eastAsia="Times New Roman" w:hAnsi="Arial" w:cs="Arial"/>
          <w:b/>
          <w:bCs/>
          <w:color w:val="262626"/>
          <w:kern w:val="0"/>
          <w:sz w:val="27"/>
          <w:szCs w:val="27"/>
          <w14:ligatures w14:val="none"/>
        </w:rPr>
        <w:t>Deployment Date:</w:t>
      </w:r>
      <w:r w:rsidRPr="00865053">
        <w:rPr>
          <w:rFonts w:ascii="Arial" w:eastAsia="Times New Roman" w:hAnsi="Arial" w:cs="Arial"/>
          <w:color w:val="262626"/>
          <w:kern w:val="0"/>
          <w:sz w:val="27"/>
          <w:szCs w:val="27"/>
          <w14:ligatures w14:val="none"/>
        </w:rPr>
        <w:t> </w:t>
      </w:r>
      <w:ins w:id="1" w:author="Kevin.Risser" w:date="2026-03-23T15:33:00Z" w16du:dateUtc="2026-03-23T19:33:00Z">
        <w:r w:rsidR="003C7745">
          <w:rPr>
            <w:rFonts w:ascii="Arial" w:eastAsia="Times New Roman" w:hAnsi="Arial" w:cs="Arial"/>
            <w:color w:val="262626"/>
            <w:kern w:val="0"/>
            <w:sz w:val="27"/>
            <w:szCs w:val="27"/>
            <w14:ligatures w14:val="none"/>
          </w:rPr>
          <w:t>03</w:t>
        </w:r>
      </w:ins>
      <w:del w:id="2" w:author="Kevin.Risser" w:date="2026-03-23T15:33:00Z" w16du:dateUtc="2026-03-23T19:33:00Z">
        <w:r w:rsidRPr="00865053" w:rsidDel="003C7745">
          <w:rPr>
            <w:rFonts w:ascii="Arial" w:eastAsia="Times New Roman" w:hAnsi="Arial" w:cs="Arial"/>
            <w:color w:val="262626"/>
            <w:kern w:val="0"/>
            <w:sz w:val="27"/>
            <w:szCs w:val="27"/>
            <w14:ligatures w14:val="none"/>
          </w:rPr>
          <w:delText>XX</w:delText>
        </w:r>
      </w:del>
      <w:r w:rsidRPr="00865053">
        <w:rPr>
          <w:rFonts w:ascii="Arial" w:eastAsia="Times New Roman" w:hAnsi="Arial" w:cs="Arial"/>
          <w:color w:val="262626"/>
          <w:kern w:val="0"/>
          <w:sz w:val="27"/>
          <w:szCs w:val="27"/>
          <w14:ligatures w14:val="none"/>
        </w:rPr>
        <w:t>/</w:t>
      </w:r>
      <w:ins w:id="3" w:author="Kevin.Risser" w:date="2026-03-23T15:33:00Z" w16du:dateUtc="2026-03-23T19:33:00Z">
        <w:r w:rsidR="003C7745">
          <w:rPr>
            <w:rFonts w:ascii="Arial" w:eastAsia="Times New Roman" w:hAnsi="Arial" w:cs="Arial"/>
            <w:color w:val="262626"/>
            <w:kern w:val="0"/>
            <w:sz w:val="27"/>
            <w:szCs w:val="27"/>
            <w14:ligatures w14:val="none"/>
          </w:rPr>
          <w:t>26</w:t>
        </w:r>
      </w:ins>
      <w:del w:id="4" w:author="Kevin.Risser" w:date="2026-03-23T15:33:00Z" w16du:dateUtc="2026-03-23T19:33:00Z">
        <w:r w:rsidRPr="00865053" w:rsidDel="003C7745">
          <w:rPr>
            <w:rFonts w:ascii="Arial" w:eastAsia="Times New Roman" w:hAnsi="Arial" w:cs="Arial"/>
            <w:color w:val="262626"/>
            <w:kern w:val="0"/>
            <w:sz w:val="27"/>
            <w:szCs w:val="27"/>
            <w14:ligatures w14:val="none"/>
          </w:rPr>
          <w:delText>XX</w:delText>
        </w:r>
      </w:del>
      <w:r w:rsidRPr="00865053">
        <w:rPr>
          <w:rFonts w:ascii="Arial" w:eastAsia="Times New Roman" w:hAnsi="Arial" w:cs="Arial"/>
          <w:color w:val="262626"/>
          <w:kern w:val="0"/>
          <w:sz w:val="27"/>
          <w:szCs w:val="27"/>
          <w14:ligatures w14:val="none"/>
        </w:rPr>
        <w:t>/202</w:t>
      </w:r>
      <w:ins w:id="5" w:author="Kevin.Risser" w:date="2026-03-23T15:33:00Z" w16du:dateUtc="2026-03-23T19:33:00Z">
        <w:r w:rsidR="003C7745">
          <w:rPr>
            <w:rFonts w:ascii="Arial" w:eastAsia="Times New Roman" w:hAnsi="Arial" w:cs="Arial"/>
            <w:color w:val="262626"/>
            <w:kern w:val="0"/>
            <w:sz w:val="27"/>
            <w:szCs w:val="27"/>
            <w14:ligatures w14:val="none"/>
          </w:rPr>
          <w:t>6</w:t>
        </w:r>
      </w:ins>
      <w:del w:id="6" w:author="Kevin.Risser" w:date="2026-03-23T15:33:00Z" w16du:dateUtc="2026-03-23T19:33:00Z">
        <w:r w:rsidRPr="00865053" w:rsidDel="003C7745">
          <w:rPr>
            <w:rFonts w:ascii="Arial" w:eastAsia="Times New Roman" w:hAnsi="Arial" w:cs="Arial"/>
            <w:color w:val="262626"/>
            <w:kern w:val="0"/>
            <w:sz w:val="27"/>
            <w:szCs w:val="27"/>
            <w14:ligatures w14:val="none"/>
          </w:rPr>
          <w:delText>5</w:delText>
        </w:r>
      </w:del>
    </w:p>
    <w:p w14:paraId="3E79BF12" w14:textId="77777777" w:rsidR="00865053" w:rsidRPr="00865053" w:rsidRDefault="00865053" w:rsidP="00865053">
      <w:pPr>
        <w:spacing w:before="480" w:after="0" w:line="510" w:lineRule="atLeast"/>
        <w:outlineLvl w:val="2"/>
        <w:rPr>
          <w:rFonts w:ascii="Arial" w:eastAsia="Times New Roman" w:hAnsi="Arial" w:cs="Arial"/>
          <w:b/>
          <w:bCs/>
          <w:color w:val="262626"/>
          <w:kern w:val="0"/>
          <w:sz w:val="42"/>
          <w:szCs w:val="42"/>
          <w14:ligatures w14:val="none"/>
        </w:rPr>
      </w:pPr>
      <w:r w:rsidRPr="00865053">
        <w:rPr>
          <w:rFonts w:ascii="Arial" w:eastAsia="Times New Roman" w:hAnsi="Arial" w:cs="Arial"/>
          <w:b/>
          <w:bCs/>
          <w:color w:val="262626"/>
          <w:kern w:val="0"/>
          <w:sz w:val="42"/>
          <w:szCs w:val="42"/>
          <w14:ligatures w14:val="none"/>
        </w:rPr>
        <w:t>Feature Updates</w:t>
      </w:r>
    </w:p>
    <w:p w14:paraId="5FA3EEDA" w14:textId="77777777" w:rsidR="00865053" w:rsidRPr="00865053" w:rsidRDefault="00865053" w:rsidP="00865053">
      <w:pPr>
        <w:spacing w:before="240" w:after="0" w:line="420" w:lineRule="atLeast"/>
        <w:rPr>
          <w:rFonts w:ascii="Arial" w:eastAsia="Times New Roman" w:hAnsi="Arial" w:cs="Arial"/>
          <w:color w:val="262626"/>
          <w:kern w:val="0"/>
          <w:sz w:val="27"/>
          <w:szCs w:val="27"/>
          <w14:ligatures w14:val="none"/>
        </w:rPr>
      </w:pPr>
      <w:r w:rsidRPr="00865053">
        <w:rPr>
          <w:rFonts w:ascii="Arial" w:eastAsia="Times New Roman" w:hAnsi="Arial" w:cs="Arial"/>
          <w:color w:val="262626"/>
          <w:kern w:val="0"/>
          <w:sz w:val="27"/>
          <w:szCs w:val="27"/>
          <w14:ligatures w14:val="none"/>
        </w:rPr>
        <w:t>Release 1.0.0 represents the initial release of the Lifeline Tribal Lands Verification Tool. This tool will allow consumers to determine if their address is on qualifying Tribal lands by providing using either their address (Street Address, City, State, Zip Code) or their location (Latitude, Longitude).</w:t>
      </w:r>
    </w:p>
    <w:p w14:paraId="2F0F0ED1" w14:textId="25BBAEEB" w:rsidR="00865053" w:rsidRPr="00865053" w:rsidRDefault="00865053" w:rsidP="00865053">
      <w:pPr>
        <w:spacing w:before="240" w:after="0" w:line="420" w:lineRule="atLeast"/>
        <w:rPr>
          <w:rFonts w:ascii="Arial" w:eastAsia="Times New Roman" w:hAnsi="Arial" w:cs="Arial"/>
          <w:color w:val="262626"/>
          <w:kern w:val="0"/>
          <w:sz w:val="27"/>
          <w:szCs w:val="27"/>
          <w14:ligatures w14:val="none"/>
        </w:rPr>
      </w:pPr>
      <w:del w:id="7" w:author="Kevin.Risser" w:date="2026-03-23T15:34:00Z" w16du:dateUtc="2026-03-23T19:34:00Z">
        <w:r w:rsidRPr="00865053" w:rsidDel="00CA35C2">
          <w:rPr>
            <w:rFonts w:ascii="Arial" w:eastAsia="Times New Roman" w:hAnsi="Arial" w:cs="Arial"/>
            <w:color w:val="262626"/>
            <w:kern w:val="0"/>
            <w:sz w:val="27"/>
            <w:szCs w:val="27"/>
            <w14:ligatures w14:val="none"/>
          </w:rPr>
          <w:delText>This tool is for informational purposes only and will return results based o</w:delText>
        </w:r>
      </w:del>
      <w:del w:id="8" w:author="Kevin.Risser" w:date="2026-03-23T15:33:00Z" w16du:dateUtc="2026-03-23T19:33:00Z">
        <w:r w:rsidRPr="00865053" w:rsidDel="00CA35C2">
          <w:rPr>
            <w:rFonts w:ascii="Arial" w:eastAsia="Times New Roman" w:hAnsi="Arial" w:cs="Arial"/>
            <w:color w:val="262626"/>
            <w:kern w:val="0"/>
            <w:sz w:val="27"/>
            <w:szCs w:val="27"/>
            <w14:ligatures w14:val="none"/>
          </w:rPr>
          <w:delText>n the information by the user.</w:delText>
        </w:r>
      </w:del>
      <w:ins w:id="9" w:author="Kevin.Risser" w:date="2026-03-23T15:33:00Z">
        <w:r w:rsidR="00CA35C2" w:rsidRPr="00CA35C2">
          <w:rPr>
            <w:rFonts w:ascii="Arial" w:eastAsia="Times New Roman" w:hAnsi="Arial" w:cs="Arial"/>
            <w:color w:val="262626"/>
            <w:kern w:val="0"/>
            <w:sz w:val="27"/>
            <w:szCs w:val="27"/>
            <w14:ligatures w14:val="none"/>
          </w:rPr>
          <w:t>This tool is for informational purposes. It may not accurately show where you live if your address can't be found.</w:t>
        </w:r>
      </w:ins>
    </w:p>
    <w:p w14:paraId="52CC0814" w14:textId="77777777" w:rsidR="00A645F7" w:rsidRDefault="00A645F7"/>
    <w:sectPr w:rsidR="00A645F7">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F662C" w14:textId="77777777" w:rsidR="00865053" w:rsidRDefault="00865053" w:rsidP="00865053">
      <w:pPr>
        <w:spacing w:after="0" w:line="240" w:lineRule="auto"/>
      </w:pPr>
      <w:r>
        <w:separator/>
      </w:r>
    </w:p>
  </w:endnote>
  <w:endnote w:type="continuationSeparator" w:id="0">
    <w:p w14:paraId="11DEF4BC" w14:textId="77777777" w:rsidR="00865053" w:rsidRDefault="00865053" w:rsidP="0086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E055" w14:textId="77777777" w:rsidR="00865053" w:rsidRDefault="00865053" w:rsidP="00865053">
      <w:pPr>
        <w:spacing w:after="0" w:line="240" w:lineRule="auto"/>
      </w:pPr>
      <w:r>
        <w:separator/>
      </w:r>
    </w:p>
  </w:footnote>
  <w:footnote w:type="continuationSeparator" w:id="0">
    <w:p w14:paraId="3C52878E" w14:textId="77777777" w:rsidR="00865053" w:rsidRDefault="00865053" w:rsidP="0086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2B06" w14:textId="74C2648B" w:rsidR="00865053" w:rsidRDefault="00865053">
    <w:pPr>
      <w:pStyle w:val="Header"/>
    </w:pPr>
    <w:r>
      <w:rPr>
        <w:noProof/>
      </w:rPr>
      <mc:AlternateContent>
        <mc:Choice Requires="wps">
          <w:drawing>
            <wp:anchor distT="0" distB="0" distL="0" distR="0" simplePos="0" relativeHeight="251659264" behindDoc="0" locked="0" layoutInCell="1" allowOverlap="1" wp14:anchorId="609824A7" wp14:editId="67FCEB65">
              <wp:simplePos x="635" y="635"/>
              <wp:positionH relativeFrom="page">
                <wp:align>right</wp:align>
              </wp:positionH>
              <wp:positionV relativeFrom="page">
                <wp:align>top</wp:align>
              </wp:positionV>
              <wp:extent cx="3152140" cy="441960"/>
              <wp:effectExtent l="0" t="0" r="0" b="15240"/>
              <wp:wrapNone/>
              <wp:docPr id="706709097" name="Text Box 2" descr="Confidential/For Internal USAC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52140" cy="441960"/>
                      </a:xfrm>
                      <a:prstGeom prst="rect">
                        <a:avLst/>
                      </a:prstGeom>
                      <a:noFill/>
                      <a:ln>
                        <a:noFill/>
                      </a:ln>
                    </wps:spPr>
                    <wps:txbx>
                      <w:txbxContent>
                        <w:p w14:paraId="44A85E0A" w14:textId="0A2C701D" w:rsidR="00865053" w:rsidRPr="00865053" w:rsidRDefault="00865053" w:rsidP="00865053">
                          <w:pPr>
                            <w:spacing w:after="0"/>
                            <w:rPr>
                              <w:rFonts w:ascii="Aptos" w:eastAsia="Aptos" w:hAnsi="Aptos" w:cs="Aptos"/>
                              <w:noProof/>
                              <w:color w:val="000000"/>
                              <w:sz w:val="28"/>
                              <w:szCs w:val="28"/>
                            </w:rPr>
                          </w:pPr>
                          <w:r w:rsidRPr="00865053">
                            <w:rPr>
                              <w:rFonts w:ascii="Aptos" w:eastAsia="Aptos" w:hAnsi="Aptos" w:cs="Aptos"/>
                              <w:noProof/>
                              <w:color w:val="000000"/>
                              <w:sz w:val="28"/>
                              <w:szCs w:val="28"/>
                            </w:rPr>
                            <w:t>Confidential/For Internal USAC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09824A7" id="_x0000_t202" coordsize="21600,21600" o:spt="202" path="m,l,21600r21600,l21600,xe">
              <v:stroke joinstyle="miter"/>
              <v:path gradientshapeok="t" o:connecttype="rect"/>
            </v:shapetype>
            <v:shape id="Text Box 2" o:spid="_x0000_s1026" type="#_x0000_t202" alt="Confidential/For Internal USAC Use Only" style="position:absolute;margin-left:197pt;margin-top:0;width:248.2pt;height:34.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" filled="f" stroked="f">
              <v:fill o:detectmouseclick="t"/>
              <v:textbox style="mso-fit-shape-to-text:t" inset="0,15pt,20pt,0">
                <w:txbxContent>
                  <w:p w14:paraId="44A85E0A" w14:textId="0A2C701D" w:rsidR="00865053" w:rsidRPr="00865053" w:rsidRDefault="00865053" w:rsidP="00865053">
                    <w:pPr>
                      <w:spacing w:after="0"/>
                      <w:rPr>
                        <w:rFonts w:ascii="Aptos" w:eastAsia="Aptos" w:hAnsi="Aptos" w:cs="Aptos"/>
                        <w:noProof/>
                        <w:color w:val="000000"/>
                        <w:sz w:val="28"/>
                        <w:szCs w:val="28"/>
                      </w:rPr>
                    </w:pPr>
                    <w:r w:rsidRPr="00865053">
                      <w:rPr>
                        <w:rFonts w:ascii="Aptos" w:eastAsia="Aptos" w:hAnsi="Aptos" w:cs="Aptos"/>
                        <w:noProof/>
                        <w:color w:val="000000"/>
                        <w:sz w:val="28"/>
                        <w:szCs w:val="28"/>
                      </w:rPr>
                      <w:t>Confidential/For Internal USAC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C9C5" w14:textId="554202F7" w:rsidR="00865053" w:rsidRDefault="00865053">
    <w:pPr>
      <w:pStyle w:val="Header"/>
    </w:pPr>
    <w:r>
      <w:rPr>
        <w:noProof/>
      </w:rPr>
      <mc:AlternateContent>
        <mc:Choice Requires="wps">
          <w:drawing>
            <wp:anchor distT="0" distB="0" distL="0" distR="0" simplePos="0" relativeHeight="251660288" behindDoc="0" locked="0" layoutInCell="1" allowOverlap="1" wp14:anchorId="6078AD72" wp14:editId="41A0D46B">
              <wp:simplePos x="914400" y="460858"/>
              <wp:positionH relativeFrom="page">
                <wp:align>right</wp:align>
              </wp:positionH>
              <wp:positionV relativeFrom="page">
                <wp:align>top</wp:align>
              </wp:positionV>
              <wp:extent cx="3152140" cy="441960"/>
              <wp:effectExtent l="0" t="0" r="0" b="15240"/>
              <wp:wrapNone/>
              <wp:docPr id="1566235659" name="Text Box 3" descr="Confidential/For Internal USAC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52140" cy="441960"/>
                      </a:xfrm>
                      <a:prstGeom prst="rect">
                        <a:avLst/>
                      </a:prstGeom>
                      <a:noFill/>
                      <a:ln>
                        <a:noFill/>
                      </a:ln>
                    </wps:spPr>
                    <wps:txbx>
                      <w:txbxContent>
                        <w:p w14:paraId="7753BCA8" w14:textId="627972A3" w:rsidR="00865053" w:rsidRPr="00865053" w:rsidRDefault="00865053" w:rsidP="00865053">
                          <w:pPr>
                            <w:spacing w:after="0"/>
                            <w:rPr>
                              <w:rFonts w:ascii="Aptos" w:eastAsia="Aptos" w:hAnsi="Aptos" w:cs="Aptos"/>
                              <w:noProof/>
                              <w:color w:val="000000"/>
                              <w:sz w:val="28"/>
                              <w:szCs w:val="28"/>
                            </w:rPr>
                          </w:pPr>
                          <w:r w:rsidRPr="00865053">
                            <w:rPr>
                              <w:rFonts w:ascii="Aptos" w:eastAsia="Aptos" w:hAnsi="Aptos" w:cs="Aptos"/>
                              <w:noProof/>
                              <w:color w:val="000000"/>
                              <w:sz w:val="28"/>
                              <w:szCs w:val="28"/>
                            </w:rPr>
                            <w:t>Confidential/For Internal USAC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078AD72" id="_x0000_t202" coordsize="21600,21600" o:spt="202" path="m,l,21600r21600,l21600,xe">
              <v:stroke joinstyle="miter"/>
              <v:path gradientshapeok="t" o:connecttype="rect"/>
            </v:shapetype>
            <v:shape id="Text Box 3" o:spid="_x0000_s1027" type="#_x0000_t202" alt="Confidential/For Internal USAC Use Only" style="position:absolute;margin-left:197pt;margin-top:0;width:248.2pt;height:34.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" filled="f" stroked="f">
              <v:fill o:detectmouseclick="t"/>
              <v:textbox style="mso-fit-shape-to-text:t" inset="0,15pt,20pt,0">
                <w:txbxContent>
                  <w:p w14:paraId="7753BCA8" w14:textId="627972A3" w:rsidR="00865053" w:rsidRPr="00865053" w:rsidRDefault="00865053" w:rsidP="00865053">
                    <w:pPr>
                      <w:spacing w:after="0"/>
                      <w:rPr>
                        <w:rFonts w:ascii="Aptos" w:eastAsia="Aptos" w:hAnsi="Aptos" w:cs="Aptos"/>
                        <w:noProof/>
                        <w:color w:val="000000"/>
                        <w:sz w:val="28"/>
                        <w:szCs w:val="28"/>
                      </w:rPr>
                    </w:pPr>
                    <w:r w:rsidRPr="00865053">
                      <w:rPr>
                        <w:rFonts w:ascii="Aptos" w:eastAsia="Aptos" w:hAnsi="Aptos" w:cs="Aptos"/>
                        <w:noProof/>
                        <w:color w:val="000000"/>
                        <w:sz w:val="28"/>
                        <w:szCs w:val="28"/>
                      </w:rPr>
                      <w:t>Confidential/For Internal USAC Use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6CD" w14:textId="449748C1" w:rsidR="00865053" w:rsidRDefault="00865053">
    <w:pPr>
      <w:pStyle w:val="Header"/>
    </w:pPr>
    <w:r>
      <w:rPr>
        <w:noProof/>
      </w:rPr>
      <mc:AlternateContent>
        <mc:Choice Requires="wps">
          <w:drawing>
            <wp:anchor distT="0" distB="0" distL="0" distR="0" simplePos="0" relativeHeight="251658240" behindDoc="0" locked="0" layoutInCell="1" allowOverlap="1" wp14:anchorId="7ACEEB2E" wp14:editId="1BFC4FF2">
              <wp:simplePos x="635" y="635"/>
              <wp:positionH relativeFrom="page">
                <wp:align>right</wp:align>
              </wp:positionH>
              <wp:positionV relativeFrom="page">
                <wp:align>top</wp:align>
              </wp:positionV>
              <wp:extent cx="3152140" cy="441960"/>
              <wp:effectExtent l="0" t="0" r="0" b="15240"/>
              <wp:wrapNone/>
              <wp:docPr id="780687352" name="Text Box 1" descr="Confidential/For Internal USAC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52140" cy="441960"/>
                      </a:xfrm>
                      <a:prstGeom prst="rect">
                        <a:avLst/>
                      </a:prstGeom>
                      <a:noFill/>
                      <a:ln>
                        <a:noFill/>
                      </a:ln>
                    </wps:spPr>
                    <wps:txbx>
                      <w:txbxContent>
                        <w:p w14:paraId="644DF2F3" w14:textId="1D6E40ED" w:rsidR="00865053" w:rsidRPr="00865053" w:rsidRDefault="00865053" w:rsidP="00865053">
                          <w:pPr>
                            <w:spacing w:after="0"/>
                            <w:rPr>
                              <w:rFonts w:ascii="Aptos" w:eastAsia="Aptos" w:hAnsi="Aptos" w:cs="Aptos"/>
                              <w:noProof/>
                              <w:color w:val="000000"/>
                              <w:sz w:val="28"/>
                              <w:szCs w:val="28"/>
                            </w:rPr>
                          </w:pPr>
                          <w:r w:rsidRPr="00865053">
                            <w:rPr>
                              <w:rFonts w:ascii="Aptos" w:eastAsia="Aptos" w:hAnsi="Aptos" w:cs="Aptos"/>
                              <w:noProof/>
                              <w:color w:val="000000"/>
                              <w:sz w:val="28"/>
                              <w:szCs w:val="28"/>
                            </w:rPr>
                            <w:t>Confidential/For Internal USAC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ACEEB2E" id="_x0000_t202" coordsize="21600,21600" o:spt="202" path="m,l,21600r21600,l21600,xe">
              <v:stroke joinstyle="miter"/>
              <v:path gradientshapeok="t" o:connecttype="rect"/>
            </v:shapetype>
            <v:shape id="Text Box 1" o:spid="_x0000_s1028" type="#_x0000_t202" alt="Confidential/For Internal USAC Use Only" style="position:absolute;margin-left:197pt;margin-top:0;width:248.2pt;height:34.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" filled="f" stroked="f">
              <v:fill o:detectmouseclick="t"/>
              <v:textbox style="mso-fit-shape-to-text:t" inset="0,15pt,20pt,0">
                <w:txbxContent>
                  <w:p w14:paraId="644DF2F3" w14:textId="1D6E40ED" w:rsidR="00865053" w:rsidRPr="00865053" w:rsidRDefault="00865053" w:rsidP="00865053">
                    <w:pPr>
                      <w:spacing w:after="0"/>
                      <w:rPr>
                        <w:rFonts w:ascii="Aptos" w:eastAsia="Aptos" w:hAnsi="Aptos" w:cs="Aptos"/>
                        <w:noProof/>
                        <w:color w:val="000000"/>
                        <w:sz w:val="28"/>
                        <w:szCs w:val="28"/>
                      </w:rPr>
                    </w:pPr>
                    <w:r w:rsidRPr="00865053">
                      <w:rPr>
                        <w:rFonts w:ascii="Aptos" w:eastAsia="Aptos" w:hAnsi="Aptos" w:cs="Aptos"/>
                        <w:noProof/>
                        <w:color w:val="000000"/>
                        <w:sz w:val="28"/>
                        <w:szCs w:val="28"/>
                      </w:rPr>
                      <w:t>Confidential/For Internal USAC Use Only</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Risser">
    <w15:presenceInfo w15:providerId="None" w15:userId="Kevin.Ris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053"/>
    <w:rsid w:val="000E6B76"/>
    <w:rsid w:val="00112B65"/>
    <w:rsid w:val="00204C72"/>
    <w:rsid w:val="00254685"/>
    <w:rsid w:val="002A1AF2"/>
    <w:rsid w:val="003C7745"/>
    <w:rsid w:val="006516FF"/>
    <w:rsid w:val="00653D78"/>
    <w:rsid w:val="008041DF"/>
    <w:rsid w:val="00865053"/>
    <w:rsid w:val="00A645F7"/>
    <w:rsid w:val="00CA3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ED70"/>
  <w15:chartTrackingRefBased/>
  <w15:docId w15:val="{67F27226-DBAA-4937-AAA9-394F3E26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053"/>
    <w:rPr>
      <w:rFonts w:eastAsiaTheme="majorEastAsia" w:cstheme="majorBidi"/>
      <w:color w:val="272727" w:themeColor="text1" w:themeTint="D8"/>
    </w:rPr>
  </w:style>
  <w:style w:type="paragraph" w:styleId="Title">
    <w:name w:val="Title"/>
    <w:basedOn w:val="Normal"/>
    <w:next w:val="Normal"/>
    <w:link w:val="TitleChar"/>
    <w:uiPriority w:val="10"/>
    <w:qFormat/>
    <w:rsid w:val="0086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053"/>
    <w:pPr>
      <w:spacing w:before="160"/>
      <w:jc w:val="center"/>
    </w:pPr>
    <w:rPr>
      <w:i/>
      <w:iCs/>
      <w:color w:val="404040" w:themeColor="text1" w:themeTint="BF"/>
    </w:rPr>
  </w:style>
  <w:style w:type="character" w:customStyle="1" w:styleId="QuoteChar">
    <w:name w:val="Quote Char"/>
    <w:basedOn w:val="DefaultParagraphFont"/>
    <w:link w:val="Quote"/>
    <w:uiPriority w:val="29"/>
    <w:rsid w:val="00865053"/>
    <w:rPr>
      <w:i/>
      <w:iCs/>
      <w:color w:val="404040" w:themeColor="text1" w:themeTint="BF"/>
    </w:rPr>
  </w:style>
  <w:style w:type="paragraph" w:styleId="ListParagraph">
    <w:name w:val="List Paragraph"/>
    <w:basedOn w:val="Normal"/>
    <w:uiPriority w:val="34"/>
    <w:qFormat/>
    <w:rsid w:val="00865053"/>
    <w:pPr>
      <w:ind w:left="720"/>
      <w:contextualSpacing/>
    </w:pPr>
  </w:style>
  <w:style w:type="character" w:styleId="IntenseEmphasis">
    <w:name w:val="Intense Emphasis"/>
    <w:basedOn w:val="DefaultParagraphFont"/>
    <w:uiPriority w:val="21"/>
    <w:qFormat/>
    <w:rsid w:val="00865053"/>
    <w:rPr>
      <w:i/>
      <w:iCs/>
      <w:color w:val="0F4761" w:themeColor="accent1" w:themeShade="BF"/>
    </w:rPr>
  </w:style>
  <w:style w:type="paragraph" w:styleId="IntenseQuote">
    <w:name w:val="Intense Quote"/>
    <w:basedOn w:val="Normal"/>
    <w:next w:val="Normal"/>
    <w:link w:val="IntenseQuoteChar"/>
    <w:uiPriority w:val="30"/>
    <w:qFormat/>
    <w:rsid w:val="00865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053"/>
    <w:rPr>
      <w:i/>
      <w:iCs/>
      <w:color w:val="0F4761" w:themeColor="accent1" w:themeShade="BF"/>
    </w:rPr>
  </w:style>
  <w:style w:type="character" w:styleId="IntenseReference">
    <w:name w:val="Intense Reference"/>
    <w:basedOn w:val="DefaultParagraphFont"/>
    <w:uiPriority w:val="32"/>
    <w:qFormat/>
    <w:rsid w:val="00865053"/>
    <w:rPr>
      <w:b/>
      <w:bCs/>
      <w:smallCaps/>
      <w:color w:val="0F4761" w:themeColor="accent1" w:themeShade="BF"/>
      <w:spacing w:val="5"/>
    </w:rPr>
  </w:style>
  <w:style w:type="paragraph" w:styleId="Header">
    <w:name w:val="header"/>
    <w:basedOn w:val="Normal"/>
    <w:link w:val="HeaderChar"/>
    <w:uiPriority w:val="99"/>
    <w:unhideWhenUsed/>
    <w:rsid w:val="00865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053"/>
  </w:style>
  <w:style w:type="paragraph" w:styleId="Revision">
    <w:name w:val="Revision"/>
    <w:hidden/>
    <w:uiPriority w:val="99"/>
    <w:semiHidden/>
    <w:rsid w:val="003C77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136</Words>
  <Characters>774</Characters>
  <Application>Microsoft Office Word</Application>
  <DocSecurity>0</DocSecurity>
  <Lines>18</Lines>
  <Paragraphs>9</Paragraphs>
  <ScaleCrop>false</ScaleCrop>
  <Company>USAC</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Kevin.Risser</dc:creator>
  <cp:keywords/>
  <dc:description/>
  <cp:lastModifiedBy>Kevin.Risser</cp:lastModifiedBy>
  <cp:revision>6</cp:revision>
  <dcterms:created xsi:type="dcterms:W3CDTF">2026-03-23T19:31:00Z</dcterms:created>
  <dcterms:modified xsi:type="dcterms:W3CDTF">2026-03-23T19:34:00Z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2e8857f8,2a1f8669,5d5adc0b</vt:lpwstr>
  </property>
  <property fmtid="{D5CDD505-2E9C-101B-9397-08002B2CF9AE}" pid="3" name="ClassificationContentMarkingHeaderFontProps">
    <vt:lpwstr>#000000,14,Aptos</vt:lpwstr>
  </property>
  <property fmtid="{D5CDD505-2E9C-101B-9397-08002B2CF9AE}" pid="4" name="ClassificationContentMarkingHeaderText">
    <vt:lpwstr>Confidential/For Internal USAC Use Only</vt:lpwstr>
  </property>
  <property fmtid="{D5CDD505-2E9C-101B-9397-08002B2CF9AE}" pid="5" name="MSIP_Label_a14a8424-1313-4a54-b4a6-f8a8e9b7ccf7_Enabled">
    <vt:lpwstr>true</vt:lpwstr>
  </property>
  <property fmtid="{D5CDD505-2E9C-101B-9397-08002B2CF9AE}" pid="6" name="MSIP_Label_a14a8424-1313-4a54-b4a6-f8a8e9b7ccf7_SetDate">
    <vt:lpwstr>2026-03-23T19:32:00Z</vt:lpwstr>
  </property>
  <property fmtid="{D5CDD505-2E9C-101B-9397-08002B2CF9AE}" pid="7" name="MSIP_Label_a14a8424-1313-4a54-b4a6-f8a8e9b7ccf7_Method">
    <vt:lpwstr>Standard</vt:lpwstr>
  </property>
  <property fmtid="{D5CDD505-2E9C-101B-9397-08002B2CF9AE}" pid="8" name="MSIP_Label_a14a8424-1313-4a54-b4a6-f8a8e9b7ccf7_Name">
    <vt:lpwstr>USAC - Confidential - Internal USAC Use Only</vt:lpwstr>
  </property>
  <property fmtid="{D5CDD505-2E9C-101B-9397-08002B2CF9AE}" pid="9" name="MSIP_Label_a14a8424-1313-4a54-b4a6-f8a8e9b7ccf7_SiteId">
    <vt:lpwstr>1a823251-47b0-4320-a4f3-7e39bb407718</vt:lpwstr>
  </property>
  <property fmtid="{D5CDD505-2E9C-101B-9397-08002B2CF9AE}" pid="10" name="MSIP_Label_a14a8424-1313-4a54-b4a6-f8a8e9b7ccf7_ActionId">
    <vt:lpwstr>ac181100-c903-4dc1-b3ef-63f7682b2480</vt:lpwstr>
  </property>
  <property fmtid="{D5CDD505-2E9C-101B-9397-08002B2CF9AE}" pid="11" name="MSIP_Label_a14a8424-1313-4a54-b4a6-f8a8e9b7ccf7_ContentBits">
    <vt:lpwstr>1</vt:lpwstr>
  </property>
  <property fmtid="{D5CDD505-2E9C-101B-9397-08002B2CF9AE}" pid="12" name="MSIP_Label_a14a8424-1313-4a54-b4a6-f8a8e9b7ccf7_Tag">
    <vt:lpwstr>10, 3, 0, 1</vt:lpwstr>
  </property>
</Properties>
</file>